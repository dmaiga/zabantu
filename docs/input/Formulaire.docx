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EC178" w14:textId="06B6B9DF" w:rsidR="009F4E18" w:rsidRPr="009F4E18" w:rsidRDefault="001011F2" w:rsidP="001011F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</w:t>
      </w:r>
      <w:r w:rsidR="009F4E18" w:rsidRPr="009F4E18">
        <w:rPr>
          <w:rFonts w:ascii="Times New Roman" w:hAnsi="Times New Roman" w:cs="Times New Roman"/>
          <w:b/>
          <w:bCs/>
        </w:rPr>
        <w:t>ormulaire d’adhésion à Zabantu</w:t>
      </w:r>
    </w:p>
    <w:p w14:paraId="24210757" w14:textId="77777777" w:rsidR="009F4E18" w:rsidRPr="009F4E18" w:rsidRDefault="009F4E18" w:rsidP="009F4E18">
      <w:pPr>
        <w:jc w:val="center"/>
        <w:rPr>
          <w:rFonts w:ascii="Times New Roman" w:hAnsi="Times New Roman" w:cs="Times New Roman"/>
          <w:b/>
          <w:bCs/>
        </w:rPr>
      </w:pPr>
      <w:r w:rsidRPr="009F4E18">
        <w:rPr>
          <w:rFonts w:ascii="Times New Roman" w:hAnsi="Times New Roman" w:cs="Times New Roman"/>
          <w:b/>
          <w:bCs/>
        </w:rPr>
        <w:t>GROUPE DE RECHERCHE ZABANTU</w:t>
      </w:r>
    </w:p>
    <w:p w14:paraId="22235A11" w14:textId="77777777" w:rsidR="009F4E18" w:rsidRPr="009F4E18" w:rsidRDefault="009F4E18" w:rsidP="009F4E18">
      <w:pPr>
        <w:jc w:val="center"/>
        <w:rPr>
          <w:rFonts w:ascii="Times New Roman" w:hAnsi="Times New Roman" w:cs="Times New Roman"/>
        </w:rPr>
      </w:pPr>
      <w:r w:rsidRPr="009F4E18">
        <w:rPr>
          <w:rFonts w:ascii="Times New Roman" w:hAnsi="Times New Roman" w:cs="Times New Roman"/>
        </w:rPr>
        <w:t>Economy | Conflict | State</w:t>
      </w:r>
    </w:p>
    <w:p w14:paraId="426DEC1F" w14:textId="0A719226" w:rsidR="009F4E18" w:rsidRPr="009F4E18" w:rsidRDefault="009F4E18" w:rsidP="009F4E18">
      <w:pPr>
        <w:rPr>
          <w:rFonts w:ascii="Times New Roman" w:hAnsi="Times New Roman" w:cs="Times New Roman"/>
        </w:rPr>
      </w:pPr>
      <w:r w:rsidRPr="009F4E18">
        <w:rPr>
          <w:rFonts w:ascii="Times New Roman" w:hAnsi="Times New Roman" w:cs="Times New Roman"/>
          <w:b/>
          <w:bCs/>
        </w:rPr>
        <w:t>Présentation</w:t>
      </w:r>
      <w:r>
        <w:rPr>
          <w:rFonts w:ascii="Times New Roman" w:hAnsi="Times New Roman" w:cs="Times New Roman"/>
          <w:b/>
          <w:bCs/>
        </w:rPr>
        <w:t xml:space="preserve"> du formulaire </w:t>
      </w:r>
    </w:p>
    <w:p w14:paraId="0E083CAD" w14:textId="63553F30" w:rsidR="009F4E18" w:rsidRPr="009F4E18" w:rsidRDefault="009F4E18" w:rsidP="009F4E18">
      <w:pPr>
        <w:rPr>
          <w:rFonts w:ascii="Times New Roman" w:hAnsi="Times New Roman" w:cs="Times New Roman"/>
        </w:rPr>
      </w:pPr>
      <w:r w:rsidRPr="009F4E18">
        <w:rPr>
          <w:rFonts w:ascii="Times New Roman" w:hAnsi="Times New Roman" w:cs="Times New Roman"/>
        </w:rPr>
        <w:t>Vous souhaitez rejoindre le Groupe de recherche Zabantu ? Ce formulaire permet aux personnes intéressées de manifester leur intérêt pour le groupe.</w:t>
      </w:r>
    </w:p>
    <w:p w14:paraId="6D0C8366" w14:textId="46A7D199" w:rsidR="009F4E18" w:rsidRPr="009F4E18" w:rsidRDefault="009F4E18" w:rsidP="009F4E18">
      <w:pPr>
        <w:rPr>
          <w:rFonts w:ascii="Times New Roman" w:hAnsi="Times New Roman" w:cs="Times New Roman"/>
        </w:rPr>
      </w:pPr>
      <w:r w:rsidRPr="009F4E18">
        <w:rPr>
          <w:rFonts w:ascii="Times New Roman" w:hAnsi="Times New Roman" w:cs="Times New Roman"/>
        </w:rPr>
        <w:t>Zabantu promeut une recherche pluridisciplinaire et ancrée dans les réalités locales, autour des dynamiques économiques et sociales, des conflits et de l’État</w:t>
      </w:r>
      <w:r w:rsidR="00FF1AD0">
        <w:rPr>
          <w:rFonts w:ascii="Times New Roman" w:hAnsi="Times New Roman" w:cs="Times New Roman"/>
        </w:rPr>
        <w:t xml:space="preserve">. </w:t>
      </w:r>
    </w:p>
    <w:p w14:paraId="3E334784" w14:textId="77777777" w:rsidR="009F4E18" w:rsidRPr="009F4E18" w:rsidRDefault="009F4E18" w:rsidP="009F4E18">
      <w:pPr>
        <w:rPr>
          <w:rFonts w:ascii="Times New Roman" w:hAnsi="Times New Roman" w:cs="Times New Roman"/>
          <w:b/>
          <w:bCs/>
        </w:rPr>
      </w:pPr>
      <w:r w:rsidRPr="009F4E18">
        <w:rPr>
          <w:rFonts w:ascii="Times New Roman" w:hAnsi="Times New Roman" w:cs="Times New Roman"/>
          <w:b/>
          <w:bCs/>
        </w:rPr>
        <w:t>1. Informations personnelles</w:t>
      </w:r>
    </w:p>
    <w:p w14:paraId="504B6F6A" w14:textId="699FF0E9" w:rsidR="009F4E18" w:rsidRPr="009F4E18" w:rsidRDefault="009F4E18" w:rsidP="009F4E18">
      <w:pPr>
        <w:rPr>
          <w:rFonts w:ascii="Times New Roman" w:hAnsi="Times New Roman" w:cs="Times New Roman"/>
        </w:rPr>
      </w:pPr>
      <w:r w:rsidRPr="009F4E18">
        <w:rPr>
          <w:rFonts w:ascii="Times New Roman" w:hAnsi="Times New Roman" w:cs="Times New Roman"/>
        </w:rPr>
        <w:t>Nom et prénom(s)</w:t>
      </w:r>
      <w:r>
        <w:rPr>
          <w:rFonts w:ascii="Times New Roman" w:hAnsi="Times New Roman" w:cs="Times New Roman"/>
        </w:rPr>
        <w:t xml:space="preserve"> : </w:t>
      </w:r>
    </w:p>
    <w:p w14:paraId="4674516F" w14:textId="37EA1A40" w:rsidR="009F4E18" w:rsidRPr="009F4E18" w:rsidRDefault="009F4E18" w:rsidP="009F4E18">
      <w:pPr>
        <w:rPr>
          <w:rFonts w:ascii="Times New Roman" w:hAnsi="Times New Roman" w:cs="Times New Roman"/>
        </w:rPr>
      </w:pPr>
      <w:r w:rsidRPr="009F4E18">
        <w:rPr>
          <w:rFonts w:ascii="Times New Roman" w:hAnsi="Times New Roman" w:cs="Times New Roman"/>
        </w:rPr>
        <w:t>Adresse e-mail</w:t>
      </w:r>
      <w:r>
        <w:rPr>
          <w:rFonts w:ascii="Times New Roman" w:hAnsi="Times New Roman" w:cs="Times New Roman"/>
        </w:rPr>
        <w:t> :</w:t>
      </w:r>
    </w:p>
    <w:p w14:paraId="758B3F57" w14:textId="2AFDC98A" w:rsidR="009F4E18" w:rsidRPr="009F4E18" w:rsidRDefault="009F4E18" w:rsidP="009F4E18">
      <w:pPr>
        <w:rPr>
          <w:rFonts w:ascii="Times New Roman" w:hAnsi="Times New Roman" w:cs="Times New Roman"/>
        </w:rPr>
      </w:pPr>
      <w:r w:rsidRPr="009F4E18">
        <w:rPr>
          <w:rFonts w:ascii="Times New Roman" w:hAnsi="Times New Roman" w:cs="Times New Roman"/>
        </w:rPr>
        <w:t>Téléphone (WhatsApp, si disponible)</w:t>
      </w:r>
      <w:r>
        <w:rPr>
          <w:rFonts w:ascii="Times New Roman" w:hAnsi="Times New Roman" w:cs="Times New Roman"/>
        </w:rPr>
        <w:t xml:space="preserve"> : </w:t>
      </w:r>
    </w:p>
    <w:p w14:paraId="68E89D4A" w14:textId="7DEF8A77" w:rsidR="009F4E18" w:rsidRPr="009F4E18" w:rsidRDefault="009F4E18" w:rsidP="009F4E18">
      <w:pPr>
        <w:rPr>
          <w:rFonts w:ascii="Times New Roman" w:hAnsi="Times New Roman" w:cs="Times New Roman"/>
        </w:rPr>
      </w:pPr>
      <w:r w:rsidRPr="009F4E18">
        <w:rPr>
          <w:rFonts w:ascii="Times New Roman" w:hAnsi="Times New Roman" w:cs="Times New Roman"/>
        </w:rPr>
        <w:t>Ville et pays de résidence</w:t>
      </w:r>
      <w:r>
        <w:rPr>
          <w:rFonts w:ascii="Times New Roman" w:hAnsi="Times New Roman" w:cs="Times New Roman"/>
        </w:rPr>
        <w:t xml:space="preserve"> : </w:t>
      </w:r>
    </w:p>
    <w:p w14:paraId="09655945" w14:textId="77777777" w:rsidR="009F4E18" w:rsidRPr="009F4E18" w:rsidRDefault="009F4E18" w:rsidP="009F4E18">
      <w:pPr>
        <w:rPr>
          <w:rFonts w:ascii="Times New Roman" w:hAnsi="Times New Roman" w:cs="Times New Roman"/>
          <w:b/>
          <w:bCs/>
        </w:rPr>
      </w:pPr>
      <w:r w:rsidRPr="009F4E18">
        <w:rPr>
          <w:rFonts w:ascii="Times New Roman" w:hAnsi="Times New Roman" w:cs="Times New Roman"/>
          <w:b/>
          <w:bCs/>
        </w:rPr>
        <w:t>2. Profil académique ou professionnel</w:t>
      </w:r>
    </w:p>
    <w:p w14:paraId="1EA514E3" w14:textId="378F0141" w:rsidR="007F08E3" w:rsidRDefault="007F08E3" w:rsidP="009F4E18">
      <w:pPr>
        <w:rPr>
          <w:ins w:id="0" w:author="Mahamadou Aroubi" w:date="2026-10-25T19:30:00Z" w16du:dateUtc="2026-10-25T19:30:00Z"/>
          <w:rFonts w:ascii="Times New Roman" w:hAnsi="Times New Roman" w:cs="Times New Roman"/>
          <w:b/>
          <w:bCs/>
        </w:rPr>
      </w:pPr>
      <w:ins w:id="1" w:author="Mahamadou Aroubi" w:date="2026-10-25T19:30:00Z" w16du:dateUtc="2026-10-25T19:30:00Z">
        <w:r>
          <w:rPr>
            <w:rFonts w:ascii="Times New Roman" w:hAnsi="Times New Roman" w:cs="Times New Roman"/>
            <w:b/>
            <w:bCs/>
          </w:rPr>
          <w:t>Quel est votre statut acad</w:t>
        </w:r>
      </w:ins>
      <w:ins w:id="2" w:author="Mahamadou Aroubi" w:date="2026-10-25T19:31:00Z" w16du:dateUtc="2026-10-25T19:31:00Z">
        <w:r>
          <w:rPr>
            <w:rFonts w:ascii="Times New Roman" w:hAnsi="Times New Roman" w:cs="Times New Roman"/>
            <w:b/>
            <w:bCs/>
          </w:rPr>
          <w:t>é</w:t>
        </w:r>
      </w:ins>
      <w:ins w:id="3" w:author="Mahamadou Aroubi" w:date="2026-10-25T19:30:00Z" w16du:dateUtc="2026-10-25T19:30:00Z">
        <w:r>
          <w:rPr>
            <w:rFonts w:ascii="Times New Roman" w:hAnsi="Times New Roman" w:cs="Times New Roman"/>
            <w:b/>
            <w:bCs/>
          </w:rPr>
          <w:t>miqu</w:t>
        </w:r>
      </w:ins>
      <w:ins w:id="4" w:author="Mahamadou Aroubi" w:date="2026-10-25T19:31:00Z" w16du:dateUtc="2026-10-25T19:31:00Z">
        <w:r>
          <w:rPr>
            <w:rFonts w:ascii="Times New Roman" w:hAnsi="Times New Roman" w:cs="Times New Roman"/>
            <w:b/>
            <w:bCs/>
          </w:rPr>
          <w:t>e ?</w:t>
        </w:r>
      </w:ins>
    </w:p>
    <w:p w14:paraId="2F08D6C7" w14:textId="37ED1E02" w:rsidR="009F4E18" w:rsidRPr="009F4E18" w:rsidRDefault="009F4E18" w:rsidP="009F4E18">
      <w:pPr>
        <w:rPr>
          <w:rFonts w:ascii="Times New Roman" w:hAnsi="Times New Roman" w:cs="Times New Roman"/>
        </w:rPr>
      </w:pPr>
      <w:r w:rsidRPr="009F4E18">
        <w:rPr>
          <w:rFonts w:ascii="Times New Roman" w:hAnsi="Times New Roman" w:cs="Times New Roman"/>
          <w:b/>
          <w:bCs/>
        </w:rPr>
        <w:t>Statut</w:t>
      </w:r>
      <w:r w:rsidR="001011F2">
        <w:rPr>
          <w:rFonts w:ascii="Times New Roman" w:hAnsi="Times New Roman" w:cs="Times New Roman"/>
        </w:rPr>
        <w:t xml:space="preserve"> : </w:t>
      </w:r>
      <w:r w:rsidRPr="009F4E18">
        <w:rPr>
          <w:rFonts w:ascii="Times New Roman" w:hAnsi="Times New Roman" w:cs="Times New Roman"/>
        </w:rPr>
        <w:t>Étudiant(e) en licence</w:t>
      </w:r>
      <w:r w:rsidR="001011F2">
        <w:rPr>
          <w:rFonts w:ascii="Times New Roman" w:hAnsi="Times New Roman" w:cs="Times New Roman"/>
        </w:rPr>
        <w:t xml:space="preserve"> ; </w:t>
      </w:r>
      <w:r w:rsidRPr="009F4E18">
        <w:rPr>
          <w:rFonts w:ascii="Times New Roman" w:hAnsi="Times New Roman" w:cs="Times New Roman"/>
        </w:rPr>
        <w:t>Étudiant(e) en master</w:t>
      </w:r>
      <w:r w:rsidR="001011F2">
        <w:rPr>
          <w:rFonts w:ascii="Times New Roman" w:hAnsi="Times New Roman" w:cs="Times New Roman"/>
        </w:rPr>
        <w:t xml:space="preserve"> ; </w:t>
      </w:r>
      <w:r w:rsidRPr="009F4E18">
        <w:rPr>
          <w:rFonts w:ascii="Times New Roman" w:hAnsi="Times New Roman" w:cs="Times New Roman"/>
        </w:rPr>
        <w:t>Doctorant(e)</w:t>
      </w:r>
      <w:r w:rsidR="001011F2">
        <w:rPr>
          <w:rFonts w:ascii="Times New Roman" w:hAnsi="Times New Roman" w:cs="Times New Roman"/>
        </w:rPr>
        <w:t xml:space="preserve"> ; </w:t>
      </w:r>
      <w:r w:rsidRPr="009F4E18">
        <w:rPr>
          <w:rFonts w:ascii="Times New Roman" w:hAnsi="Times New Roman" w:cs="Times New Roman"/>
        </w:rPr>
        <w:t>Enseignant(e)-chercheur(e)</w:t>
      </w:r>
      <w:r w:rsidR="001011F2">
        <w:rPr>
          <w:rFonts w:ascii="Times New Roman" w:hAnsi="Times New Roman" w:cs="Times New Roman"/>
        </w:rPr>
        <w:t xml:space="preserve">; </w:t>
      </w:r>
      <w:r w:rsidRPr="009F4E18">
        <w:rPr>
          <w:rFonts w:ascii="Times New Roman" w:hAnsi="Times New Roman" w:cs="Times New Roman"/>
        </w:rPr>
        <w:t>Chercheur(e)</w:t>
      </w:r>
      <w:r w:rsidR="001011F2">
        <w:rPr>
          <w:rFonts w:ascii="Times New Roman" w:hAnsi="Times New Roman" w:cs="Times New Roman"/>
        </w:rPr>
        <w:t xml:space="preserve"> ; </w:t>
      </w:r>
      <w:r w:rsidRPr="009F4E18">
        <w:rPr>
          <w:rFonts w:ascii="Times New Roman" w:hAnsi="Times New Roman" w:cs="Times New Roman"/>
        </w:rPr>
        <w:t>Professionnel(le)</w:t>
      </w:r>
      <w:r w:rsidR="001011F2">
        <w:rPr>
          <w:rFonts w:ascii="Times New Roman" w:hAnsi="Times New Roman" w:cs="Times New Roman"/>
        </w:rPr>
        <w:t xml:space="preserve"> ; </w:t>
      </w:r>
      <w:r w:rsidRPr="009F4E18">
        <w:rPr>
          <w:rFonts w:ascii="Times New Roman" w:hAnsi="Times New Roman" w:cs="Times New Roman"/>
        </w:rPr>
        <w:t>autre</w:t>
      </w:r>
    </w:p>
    <w:p w14:paraId="01244BDD" w14:textId="5532B47C" w:rsidR="009F4E18" w:rsidRPr="009F4E18" w:rsidRDefault="009F4E18" w:rsidP="009F4E18">
      <w:pPr>
        <w:rPr>
          <w:rFonts w:ascii="Times New Roman" w:hAnsi="Times New Roman" w:cs="Times New Roman"/>
        </w:rPr>
      </w:pPr>
      <w:del w:id="5" w:author="Mahamadou Aroubi" w:date="2026-10-25T19:31:00Z" w16du:dateUtc="2026-10-25T19:31:00Z">
        <w:r w:rsidRPr="009F4E18" w:rsidDel="007F08E3">
          <w:rPr>
            <w:rFonts w:ascii="Times New Roman" w:hAnsi="Times New Roman" w:cs="Times New Roman"/>
            <w:b/>
            <w:bCs/>
          </w:rPr>
          <w:delText>Université, institution ou organisation</w:delText>
        </w:r>
        <w:r w:rsidR="001011F2" w:rsidRPr="001011F2" w:rsidDel="007F08E3">
          <w:rPr>
            <w:rFonts w:ascii="Times New Roman" w:hAnsi="Times New Roman" w:cs="Times New Roman"/>
            <w:b/>
            <w:bCs/>
          </w:rPr>
          <w:delText>  de rattachement</w:delText>
        </w:r>
        <w:r w:rsidR="001011F2" w:rsidDel="007F08E3">
          <w:rPr>
            <w:rFonts w:ascii="Times New Roman" w:hAnsi="Times New Roman" w:cs="Times New Roman"/>
          </w:rPr>
          <w:delText xml:space="preserve"> : </w:delText>
        </w:r>
      </w:del>
      <w:ins w:id="6" w:author="Mahamadou Aroubi" w:date="2026-10-25T19:31:00Z" w16du:dateUtc="2026-10-25T19:31:00Z">
        <w:r w:rsidR="007F08E3">
          <w:rPr>
            <w:rFonts w:ascii="Times New Roman" w:hAnsi="Times New Roman" w:cs="Times New Roman"/>
            <w:b/>
            <w:bCs/>
          </w:rPr>
          <w:t>Quelle est votre institution d’affiliation ?</w:t>
        </w:r>
      </w:ins>
    </w:p>
    <w:p w14:paraId="2C6557D0" w14:textId="394CF688" w:rsidR="009F4E18" w:rsidRPr="009F4E18" w:rsidRDefault="009F4E18" w:rsidP="009F4E18">
      <w:pPr>
        <w:rPr>
          <w:rFonts w:ascii="Times New Roman" w:hAnsi="Times New Roman" w:cs="Times New Roman"/>
          <w:b/>
          <w:bCs/>
        </w:rPr>
      </w:pPr>
      <w:r w:rsidRPr="009F4E18">
        <w:rPr>
          <w:rFonts w:ascii="Times New Roman" w:hAnsi="Times New Roman" w:cs="Times New Roman"/>
          <w:b/>
          <w:bCs/>
        </w:rPr>
        <w:t xml:space="preserve">3. </w:t>
      </w:r>
      <w:r w:rsidR="001011F2">
        <w:rPr>
          <w:rFonts w:ascii="Times New Roman" w:hAnsi="Times New Roman" w:cs="Times New Roman"/>
          <w:b/>
          <w:bCs/>
        </w:rPr>
        <w:t>Centres d’i</w:t>
      </w:r>
      <w:r w:rsidRPr="009F4E18">
        <w:rPr>
          <w:rFonts w:ascii="Times New Roman" w:hAnsi="Times New Roman" w:cs="Times New Roman"/>
          <w:b/>
          <w:bCs/>
        </w:rPr>
        <w:t>ntérêts scientifiques</w:t>
      </w:r>
    </w:p>
    <w:p w14:paraId="46E68DAB" w14:textId="66D04DCB" w:rsidR="009F4E18" w:rsidRPr="009F4E18" w:rsidDel="007F08E3" w:rsidRDefault="009F4E18" w:rsidP="009F4E18">
      <w:pPr>
        <w:rPr>
          <w:del w:id="7" w:author="Mahamadou Aroubi" w:date="2026-10-25T19:32:00Z" w16du:dateUtc="2026-10-25T19:32:00Z"/>
          <w:rFonts w:ascii="Times New Roman" w:hAnsi="Times New Roman" w:cs="Times New Roman"/>
        </w:rPr>
      </w:pPr>
      <w:del w:id="8" w:author="Mahamadou Aroubi" w:date="2026-10-25T19:32:00Z" w16du:dateUtc="2026-10-25T19:32:00Z">
        <w:r w:rsidRPr="009F4E18" w:rsidDel="007F08E3">
          <w:rPr>
            <w:rFonts w:ascii="Times New Roman" w:hAnsi="Times New Roman" w:cs="Times New Roman"/>
          </w:rPr>
          <w:delText>Quels sont vos principaux domaines d’intérêt ?</w:delText>
        </w:r>
      </w:del>
    </w:p>
    <w:p w14:paraId="15D5C16D" w14:textId="7B98ACA9" w:rsidR="009F4E18" w:rsidRPr="009F4E18" w:rsidRDefault="009F4E18" w:rsidP="009F4E18">
      <w:pPr>
        <w:rPr>
          <w:rFonts w:ascii="Times New Roman" w:hAnsi="Times New Roman" w:cs="Times New Roman"/>
        </w:rPr>
      </w:pPr>
      <w:del w:id="9" w:author="Mahamadou Aroubi" w:date="2026-10-25T19:32:00Z" w16du:dateUtc="2026-10-25T19:32:00Z">
        <w:r w:rsidRPr="009F4E18" w:rsidDel="007F08E3">
          <w:rPr>
            <w:rFonts w:ascii="Times New Roman" w:hAnsi="Times New Roman" w:cs="Times New Roman"/>
          </w:rPr>
          <w:delText>Vos thèmes de recherche ou compétences</w:delText>
        </w:r>
      </w:del>
      <w:ins w:id="10" w:author="Mahamadou Aroubi" w:date="2026-10-25T19:32:00Z" w16du:dateUtc="2026-10-25T19:32:00Z">
        <w:r w:rsidR="007F08E3">
          <w:rPr>
            <w:rFonts w:ascii="Times New Roman" w:hAnsi="Times New Roman" w:cs="Times New Roman"/>
          </w:rPr>
          <w:t>Quels sont vos principaux centres de recherche ?</w:t>
        </w:r>
      </w:ins>
    </w:p>
    <w:p w14:paraId="129EF7FD" w14:textId="315594D9" w:rsidR="001011F2" w:rsidRPr="001011F2" w:rsidRDefault="009F4E18" w:rsidP="001011F2">
      <w:pPr>
        <w:rPr>
          <w:rFonts w:ascii="Times New Roman" w:hAnsi="Times New Roman" w:cs="Times New Roman"/>
          <w:b/>
          <w:bCs/>
        </w:rPr>
      </w:pPr>
      <w:r w:rsidRPr="009F4E18">
        <w:rPr>
          <w:rFonts w:ascii="Times New Roman" w:hAnsi="Times New Roman" w:cs="Times New Roman"/>
          <w:b/>
          <w:bCs/>
        </w:rPr>
        <w:t xml:space="preserve">4. </w:t>
      </w:r>
      <w:del w:id="11" w:author="Mahamadou Aroubi" w:date="2026-10-25T19:24:00Z" w16du:dateUtc="2026-10-25T19:24:00Z">
        <w:r w:rsidRPr="009F4E18" w:rsidDel="007F08E3">
          <w:rPr>
            <w:rFonts w:ascii="Times New Roman" w:hAnsi="Times New Roman" w:cs="Times New Roman"/>
            <w:b/>
            <w:bCs/>
          </w:rPr>
          <w:delText>Participation à la vie d</w:delText>
        </w:r>
      </w:del>
      <w:ins w:id="12" w:author="Mahamadou Aroubi" w:date="2026-10-25T19:24:00Z" w16du:dateUtc="2026-10-25T19:24:00Z">
        <w:r w:rsidR="007F08E3">
          <w:rPr>
            <w:rFonts w:ascii="Times New Roman" w:hAnsi="Times New Roman" w:cs="Times New Roman"/>
            <w:b/>
            <w:bCs/>
          </w:rPr>
          <w:t>Adhésion a</w:t>
        </w:r>
      </w:ins>
      <w:r w:rsidRPr="009F4E18">
        <w:rPr>
          <w:rFonts w:ascii="Times New Roman" w:hAnsi="Times New Roman" w:cs="Times New Roman"/>
          <w:b/>
          <w:bCs/>
        </w:rPr>
        <w:t>u groupe</w:t>
      </w:r>
      <w:r w:rsidR="001011F2">
        <w:rPr>
          <w:rFonts w:ascii="Times New Roman" w:hAnsi="Times New Roman" w:cs="Times New Roman"/>
          <w:b/>
          <w:bCs/>
        </w:rPr>
        <w:t xml:space="preserve"> (</w:t>
      </w:r>
      <w:r w:rsidR="001011F2" w:rsidRPr="001011F2">
        <w:rPr>
          <w:rFonts w:ascii="Times New Roman" w:hAnsi="Times New Roman" w:cs="Times New Roman"/>
          <w:b/>
          <w:bCs/>
        </w:rPr>
        <w:t>Motivation et contribution</w:t>
      </w:r>
      <w:r w:rsidR="001011F2">
        <w:rPr>
          <w:rFonts w:ascii="Times New Roman" w:hAnsi="Times New Roman" w:cs="Times New Roman"/>
          <w:b/>
          <w:bCs/>
        </w:rPr>
        <w:t>)</w:t>
      </w:r>
    </w:p>
    <w:p w14:paraId="52373DCE" w14:textId="3E185B04" w:rsidR="007F08E3" w:rsidRDefault="007F08E3" w:rsidP="001011F2">
      <w:pPr>
        <w:rPr>
          <w:ins w:id="13" w:author="Mahamadou Aroubi" w:date="2026-10-25T19:32:00Z" w16du:dateUtc="2026-10-25T19:32:00Z"/>
          <w:rFonts w:ascii="Times New Roman" w:hAnsi="Times New Roman" w:cs="Times New Roman"/>
        </w:rPr>
      </w:pPr>
      <w:ins w:id="14" w:author="Mahamadou Aroubi" w:date="2026-10-25T19:32:00Z" w16du:dateUtc="2026-10-25T19:32:00Z">
        <w:r>
          <w:rPr>
            <w:rFonts w:ascii="Times New Roman" w:hAnsi="Times New Roman" w:cs="Times New Roman"/>
          </w:rPr>
          <w:t>Comment avez-vous entendu parler</w:t>
        </w:r>
      </w:ins>
      <w:ins w:id="15" w:author="Mahamadou Aroubi" w:date="2026-10-25T19:33:00Z" w16du:dateUtc="2026-10-25T19:33:00Z">
        <w:r>
          <w:rPr>
            <w:rFonts w:ascii="Times New Roman" w:hAnsi="Times New Roman" w:cs="Times New Roman"/>
          </w:rPr>
          <w:t xml:space="preserve"> de Zabantu ? (</w:t>
        </w:r>
        <w:r w:rsidR="00D34E66">
          <w:rPr>
            <w:rFonts w:ascii="Times New Roman" w:hAnsi="Times New Roman" w:cs="Times New Roman"/>
          </w:rPr>
          <w:t>collègue, r</w:t>
        </w:r>
      </w:ins>
      <w:ins w:id="16" w:author="Mahamadou Aroubi" w:date="2026-10-25T19:34:00Z" w16du:dateUtc="2026-10-25T19:34:00Z">
        <w:r w:rsidR="00D34E66">
          <w:rPr>
            <w:rFonts w:ascii="Times New Roman" w:hAnsi="Times New Roman" w:cs="Times New Roman"/>
          </w:rPr>
          <w:t>é</w:t>
        </w:r>
      </w:ins>
      <w:ins w:id="17" w:author="Mahamadou Aroubi" w:date="2026-10-25T19:33:00Z" w16du:dateUtc="2026-10-25T19:33:00Z">
        <w:r w:rsidR="00D34E66">
          <w:rPr>
            <w:rFonts w:ascii="Times New Roman" w:hAnsi="Times New Roman" w:cs="Times New Roman"/>
          </w:rPr>
          <w:t>seaux sociaux)</w:t>
        </w:r>
      </w:ins>
    </w:p>
    <w:p w14:paraId="58911AC5" w14:textId="481E6C8D" w:rsidR="00FF1AD0" w:rsidRPr="00FF1AD0" w:rsidRDefault="001011F2" w:rsidP="001011F2">
      <w:pPr>
        <w:rPr>
          <w:rFonts w:ascii="Times New Roman" w:hAnsi="Times New Roman" w:cs="Times New Roman"/>
        </w:rPr>
      </w:pPr>
      <w:del w:id="18" w:author="Mahamadou Aroubi" w:date="2026-10-25T19:27:00Z" w16du:dateUtc="2026-10-25T19:27:00Z">
        <w:r w:rsidRPr="001011F2" w:rsidDel="007F08E3">
          <w:rPr>
            <w:rFonts w:ascii="Times New Roman" w:hAnsi="Times New Roman" w:cs="Times New Roman"/>
          </w:rPr>
          <w:delText xml:space="preserve">Manière dont il souhaite contribuer aux activités de Zabantu </w:delText>
        </w:r>
        <w:r w:rsidR="00FF1AD0" w:rsidDel="007F08E3">
          <w:rPr>
            <w:rFonts w:ascii="Times New Roman" w:hAnsi="Times New Roman" w:cs="Times New Roman"/>
          </w:rPr>
          <w:br/>
          <w:delText>[</w:delText>
        </w:r>
        <w:r w:rsidR="00FF1AD0" w:rsidRPr="00FF1AD0" w:rsidDel="007F08E3">
          <w:rPr>
            <w:rFonts w:ascii="Times New Roman" w:hAnsi="Times New Roman" w:cs="Times New Roman"/>
            <w:highlight w:val="yellow"/>
          </w:rPr>
          <w:delText>On peut faire cela en question ouverte</w:delText>
        </w:r>
        <w:r w:rsidR="00FF1AD0" w:rsidDel="007F08E3">
          <w:rPr>
            <w:rFonts w:ascii="Times New Roman" w:hAnsi="Times New Roman" w:cs="Times New Roman"/>
            <w:highlight w:val="yellow"/>
          </w:rPr>
          <w:delText xml:space="preserve"> : </w:delText>
        </w:r>
      </w:del>
      <w:r w:rsidR="00FF1AD0" w:rsidRPr="00FF1AD0">
        <w:rPr>
          <w:rFonts w:ascii="Times New Roman" w:hAnsi="Times New Roman" w:cs="Times New Roman"/>
        </w:rPr>
        <w:t xml:space="preserve">Comment souhaitez-vous contribuer </w:t>
      </w:r>
      <w:ins w:id="19" w:author="Mahamadou Aroubi" w:date="2026-10-25T19:25:00Z" w16du:dateUtc="2026-10-25T19:25:00Z">
        <w:r w:rsidR="007F08E3">
          <w:rPr>
            <w:rFonts w:ascii="Times New Roman" w:hAnsi="Times New Roman" w:cs="Times New Roman"/>
          </w:rPr>
          <w:t xml:space="preserve">aux activités de </w:t>
        </w:r>
      </w:ins>
      <w:del w:id="20" w:author="Mahamadou Aroubi" w:date="2026-10-25T19:25:00Z" w16du:dateUtc="2026-10-25T19:25:00Z">
        <w:r w:rsidR="00FF1AD0" w:rsidRPr="00FF1AD0" w:rsidDel="007F08E3">
          <w:rPr>
            <w:rFonts w:ascii="Times New Roman" w:hAnsi="Times New Roman" w:cs="Times New Roman"/>
          </w:rPr>
          <w:delText>à</w:delText>
        </w:r>
      </w:del>
      <w:r w:rsidR="00FF1AD0" w:rsidRPr="00FF1AD0">
        <w:rPr>
          <w:rFonts w:ascii="Times New Roman" w:hAnsi="Times New Roman" w:cs="Times New Roman"/>
        </w:rPr>
        <w:t xml:space="preserve"> Zabantu ?</w:t>
      </w:r>
      <w:ins w:id="21" w:author="Mahamadou Aroubi" w:date="2026-10-25T19:27:00Z" w16du:dateUtc="2026-10-25T19:27:00Z">
        <w:r w:rsidR="007F08E3">
          <w:rPr>
            <w:rFonts w:ascii="Times New Roman" w:hAnsi="Times New Roman" w:cs="Times New Roman"/>
          </w:rPr>
          <w:t xml:space="preserve"> (max 100 mots)</w:t>
        </w:r>
      </w:ins>
    </w:p>
    <w:p w14:paraId="0063AA12" w14:textId="1230156D" w:rsidR="00FF1AD0" w:rsidDel="007F08E3" w:rsidRDefault="00FF1AD0" w:rsidP="001011F2">
      <w:pPr>
        <w:rPr>
          <w:del w:id="22" w:author="Mahamadou Aroubi" w:date="2026-10-25T19:25:00Z" w16du:dateUtc="2026-10-25T19:25:00Z"/>
          <w:rFonts w:ascii="Times New Roman" w:hAnsi="Times New Roman" w:cs="Times New Roman"/>
        </w:rPr>
      </w:pPr>
      <w:commentRangeStart w:id="23"/>
      <w:del w:id="24" w:author="Mahamadou Aroubi" w:date="2026-10-25T19:25:00Z" w16du:dateUtc="2026-10-25T19:25:00Z">
        <w:r w:rsidRPr="00787A9D" w:rsidDel="007F08E3">
          <w:rPr>
            <w:rFonts w:ascii="Times New Roman" w:hAnsi="Times New Roman" w:cs="Times New Roman"/>
            <w:highlight w:val="yellow"/>
          </w:rPr>
          <w:delText>Ou présenter nos activités sous forme de liste, afin que la personne puisse sélectionner celles auxquelles elle souhaite contribuer.</w:delText>
        </w:r>
        <w:r w:rsidR="00787A9D" w:rsidRPr="00787A9D" w:rsidDel="007F08E3">
          <w:rPr>
            <w:rFonts w:ascii="Times New Roman" w:hAnsi="Times New Roman" w:cs="Times New Roman"/>
            <w:highlight w:val="yellow"/>
          </w:rPr>
          <w:delText>]</w:delText>
        </w:r>
        <w:r w:rsidDel="007F08E3">
          <w:rPr>
            <w:rFonts w:ascii="Times New Roman" w:hAnsi="Times New Roman" w:cs="Times New Roman"/>
          </w:rPr>
          <w:br/>
          <w:delText xml:space="preserve">Par exemple : </w:delText>
        </w:r>
      </w:del>
    </w:p>
    <w:p w14:paraId="6608BFB6" w14:textId="57AB5011" w:rsidR="00FF1AD0" w:rsidRPr="00FF1AD0" w:rsidDel="007F08E3" w:rsidRDefault="00FF1AD0" w:rsidP="00FF1AD0">
      <w:pPr>
        <w:rPr>
          <w:del w:id="25" w:author="Mahamadou Aroubi" w:date="2026-10-25T19:25:00Z" w16du:dateUtc="2026-10-25T19:25:00Z"/>
          <w:rFonts w:ascii="Times New Roman" w:hAnsi="Times New Roman" w:cs="Times New Roman"/>
        </w:rPr>
      </w:pPr>
      <w:del w:id="26" w:author="Mahamadou Aroubi" w:date="2026-10-25T19:25:00Z" w16du:dateUtc="2026-10-25T19:25:00Z">
        <w:r w:rsidRPr="00FF1AD0" w:rsidDel="007F08E3">
          <w:rPr>
            <w:rFonts w:ascii="Times New Roman" w:hAnsi="Times New Roman" w:cs="Times New Roman"/>
          </w:rPr>
          <w:delText>Participer aux activités scientifiques (Gɛlɛkan, séminaires, conférences)</w:delText>
        </w:r>
      </w:del>
    </w:p>
    <w:p w14:paraId="0572A6CD" w14:textId="3BC521CF" w:rsidR="00FF1AD0" w:rsidRPr="00FF1AD0" w:rsidDel="007F08E3" w:rsidRDefault="00FF1AD0" w:rsidP="00FF1AD0">
      <w:pPr>
        <w:rPr>
          <w:del w:id="27" w:author="Mahamadou Aroubi" w:date="2026-10-25T19:25:00Z" w16du:dateUtc="2026-10-25T19:25:00Z"/>
          <w:rFonts w:ascii="Times New Roman" w:hAnsi="Times New Roman" w:cs="Times New Roman"/>
        </w:rPr>
      </w:pPr>
      <w:del w:id="28" w:author="Mahamadou Aroubi" w:date="2026-10-25T19:25:00Z" w16du:dateUtc="2026-10-25T19:25:00Z">
        <w:r w:rsidRPr="00FF1AD0" w:rsidDel="007F08E3">
          <w:rPr>
            <w:rFonts w:ascii="Times New Roman" w:hAnsi="Times New Roman" w:cs="Times New Roman"/>
          </w:rPr>
          <w:delText>Contribuer aux publications et projets de recherche</w:delText>
        </w:r>
      </w:del>
    </w:p>
    <w:p w14:paraId="32E12023" w14:textId="1524E752" w:rsidR="00FF1AD0" w:rsidRPr="00FF1AD0" w:rsidDel="007F08E3" w:rsidRDefault="00FF1AD0" w:rsidP="00FF1AD0">
      <w:pPr>
        <w:rPr>
          <w:del w:id="29" w:author="Mahamadou Aroubi" w:date="2026-10-25T19:25:00Z" w16du:dateUtc="2026-10-25T19:25:00Z"/>
          <w:rFonts w:ascii="Times New Roman" w:hAnsi="Times New Roman" w:cs="Times New Roman"/>
        </w:rPr>
      </w:pPr>
      <w:del w:id="30" w:author="Mahamadou Aroubi" w:date="2026-10-25T19:25:00Z" w16du:dateUtc="2026-10-25T19:25:00Z">
        <w:r w:rsidRPr="00FF1AD0" w:rsidDel="007F08E3">
          <w:rPr>
            <w:rFonts w:ascii="Times New Roman" w:hAnsi="Times New Roman" w:cs="Times New Roman"/>
          </w:rPr>
          <w:delText>Participer à l’organisation des activités</w:delText>
        </w:r>
      </w:del>
    </w:p>
    <w:p w14:paraId="27C96FB5" w14:textId="5E6A9A44" w:rsidR="00FF1AD0" w:rsidRPr="00FF1AD0" w:rsidDel="007F08E3" w:rsidRDefault="00FF1AD0" w:rsidP="00FF1AD0">
      <w:pPr>
        <w:rPr>
          <w:del w:id="31" w:author="Mahamadou Aroubi" w:date="2026-10-25T19:25:00Z" w16du:dateUtc="2026-10-25T19:25:00Z"/>
          <w:rFonts w:ascii="Times New Roman" w:hAnsi="Times New Roman" w:cs="Times New Roman"/>
        </w:rPr>
      </w:pPr>
      <w:del w:id="32" w:author="Mahamadou Aroubi" w:date="2026-10-25T19:25:00Z" w16du:dateUtc="2026-10-25T19:25:00Z">
        <w:r w:rsidRPr="00FF1AD0" w:rsidDel="007F08E3">
          <w:rPr>
            <w:rFonts w:ascii="Times New Roman" w:hAnsi="Times New Roman" w:cs="Times New Roman"/>
          </w:rPr>
          <w:delText>Partager mes compétences et collaborer avec les membres</w:delText>
        </w:r>
      </w:del>
    </w:p>
    <w:p w14:paraId="56A7FB5D" w14:textId="1989705C" w:rsidR="00FF1AD0" w:rsidRDefault="00FF1AD0" w:rsidP="00FF1AD0">
      <w:pPr>
        <w:rPr>
          <w:ins w:id="33" w:author="Mahamadou Aroubi" w:date="2026-10-25T19:27:00Z" w16du:dateUtc="2026-10-25T19:27:00Z"/>
          <w:rFonts w:ascii="Times New Roman" w:hAnsi="Times New Roman" w:cs="Times New Roman"/>
        </w:rPr>
      </w:pPr>
      <w:del w:id="34" w:author="Mahamadou Aroubi" w:date="2026-10-25T19:25:00Z" w16du:dateUtc="2026-10-25T19:25:00Z">
        <w:r w:rsidRPr="00FF1AD0" w:rsidDel="007F08E3">
          <w:rPr>
            <w:rFonts w:ascii="Times New Roman" w:hAnsi="Times New Roman" w:cs="Times New Roman"/>
          </w:rPr>
          <w:delText>Découvrir davantage</w:delText>
        </w:r>
        <w:r w:rsidDel="007F08E3">
          <w:rPr>
            <w:rFonts w:ascii="Times New Roman" w:hAnsi="Times New Roman" w:cs="Times New Roman"/>
          </w:rPr>
          <w:delText xml:space="preserve"> le groupe</w:delText>
        </w:r>
      </w:del>
      <w:r>
        <w:rPr>
          <w:rFonts w:ascii="Times New Roman" w:hAnsi="Times New Roman" w:cs="Times New Roman"/>
        </w:rPr>
        <w:t xml:space="preserve"> </w:t>
      </w:r>
      <w:commentRangeEnd w:id="23"/>
      <w:r w:rsidR="007F08E3">
        <w:rPr>
          <w:rStyle w:val="Marquedecommentaire"/>
          <w:rFonts w:ascii="Times New Roman" w:hAnsi="Times New Roman" w:cs="Times New Roman"/>
          <w:sz w:val="22"/>
          <w:szCs w:val="22"/>
        </w:rPr>
        <w:commentReference w:id="23"/>
      </w:r>
    </w:p>
    <w:p w14:paraId="0F97C5F9" w14:textId="50506986" w:rsidR="007F08E3" w:rsidRDefault="007F08E3" w:rsidP="00FF1AD0">
      <w:pPr>
        <w:rPr>
          <w:rFonts w:ascii="Times New Roman" w:hAnsi="Times New Roman" w:cs="Times New Roman"/>
        </w:rPr>
      </w:pPr>
      <w:ins w:id="35" w:author="Mahamadou Aroubi" w:date="2026-10-25T19:27:00Z" w16du:dateUtc="2026-10-25T19:27:00Z">
        <w:r>
          <w:rPr>
            <w:rFonts w:ascii="Times New Roman" w:hAnsi="Times New Roman" w:cs="Times New Roman"/>
          </w:rPr>
          <w:lastRenderedPageBreak/>
          <w:t xml:space="preserve">Comment </w:t>
        </w:r>
      </w:ins>
      <w:ins w:id="36" w:author="Mahamadou Aroubi" w:date="2026-10-25T19:29:00Z" w16du:dateUtc="2026-10-25T19:29:00Z">
        <w:r>
          <w:rPr>
            <w:rFonts w:ascii="Times New Roman" w:hAnsi="Times New Roman" w:cs="Times New Roman"/>
          </w:rPr>
          <w:t>adhérer</w:t>
        </w:r>
      </w:ins>
      <w:ins w:id="37" w:author="Mahamadou Aroubi" w:date="2026-10-25T19:28:00Z" w16du:dateUtc="2026-10-25T19:28:00Z">
        <w:r>
          <w:rPr>
            <w:rFonts w:ascii="Times New Roman" w:hAnsi="Times New Roman" w:cs="Times New Roman"/>
          </w:rPr>
          <w:t xml:space="preserve"> à Zabantu peut vous aider à avancer dans votre carrière de chercheur(cheuse) (max 100 mo</w:t>
        </w:r>
      </w:ins>
      <w:ins w:id="38" w:author="Mahamadou Aroubi" w:date="2026-10-25T19:29:00Z" w16du:dateUtc="2026-10-25T19:29:00Z">
        <w:r>
          <w:rPr>
            <w:rFonts w:ascii="Times New Roman" w:hAnsi="Times New Roman" w:cs="Times New Roman"/>
          </w:rPr>
          <w:t>ts)</w:t>
        </w:r>
      </w:ins>
    </w:p>
    <w:p w14:paraId="34007E4F" w14:textId="7FA1E1E2" w:rsidR="001011F2" w:rsidRPr="001011F2" w:rsidRDefault="001011F2" w:rsidP="001011F2">
      <w:pPr>
        <w:rPr>
          <w:rFonts w:ascii="Times New Roman" w:hAnsi="Times New Roman" w:cs="Times New Roman"/>
        </w:rPr>
      </w:pPr>
      <w:r w:rsidRPr="001011F2">
        <w:rPr>
          <w:rFonts w:ascii="Times New Roman" w:hAnsi="Times New Roman" w:cs="Times New Roman"/>
          <w:highlight w:val="yellow"/>
        </w:rPr>
        <w:t>5. Consentement</w:t>
      </w:r>
    </w:p>
    <w:p w14:paraId="281FD1F4" w14:textId="0B06F16D" w:rsidR="00E64981" w:rsidRDefault="001011F2" w:rsidP="001011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Une option</w:t>
      </w:r>
      <w:r w:rsidRPr="001011F2">
        <w:rPr>
          <w:rFonts w:ascii="Times New Roman" w:hAnsi="Times New Roman" w:cs="Times New Roman"/>
        </w:rPr>
        <w:t xml:space="preserve"> autorisant l’utilisation des informations fournies pour le traitement de la demande d’adhésion et la prise de contact avec le candidat.</w:t>
      </w:r>
    </w:p>
    <w:p w14:paraId="222A06BB" w14:textId="77777777" w:rsidR="00787A9D" w:rsidRDefault="00787A9D" w:rsidP="001011F2">
      <w:pPr>
        <w:rPr>
          <w:rFonts w:ascii="Times New Roman" w:hAnsi="Times New Roman" w:cs="Times New Roman"/>
        </w:rPr>
      </w:pPr>
    </w:p>
    <w:p w14:paraId="51D1858C" w14:textId="23433F4C" w:rsidR="00B35CA3" w:rsidRDefault="00B35CA3" w:rsidP="00B35CA3">
      <w:pPr>
        <w:rPr>
          <w:rFonts w:ascii="Times New Roman" w:hAnsi="Times New Roman" w:cs="Times New Roman"/>
        </w:rPr>
      </w:pPr>
      <w:r w:rsidRPr="00B35CA3">
        <w:rPr>
          <w:rFonts w:ascii="Times New Roman" w:hAnsi="Times New Roman" w:cs="Times New Roman"/>
          <w:highlight w:val="yellow"/>
        </w:rPr>
        <w:t>Capture sur le site</w:t>
      </w:r>
      <w:r>
        <w:rPr>
          <w:rFonts w:ascii="Times New Roman" w:hAnsi="Times New Roman" w:cs="Times New Roman"/>
        </w:rPr>
        <w:t xml:space="preserve"> </w:t>
      </w:r>
    </w:p>
    <w:p w14:paraId="06E188EA" w14:textId="77777777" w:rsidR="00B35CA3" w:rsidRDefault="00B35CA3" w:rsidP="00B35CA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440FD54" wp14:editId="62AFDE78">
            <wp:extent cx="5760720" cy="2640965"/>
            <wp:effectExtent l="0" t="0" r="0" b="698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</w:p>
    <w:p w14:paraId="70DCF1D9" w14:textId="0462F078" w:rsidR="00B35CA3" w:rsidRPr="00B35CA3" w:rsidRDefault="00B35CA3" w:rsidP="00B35C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Ici, je</w:t>
      </w:r>
      <w:r w:rsidRPr="00B35CA3">
        <w:rPr>
          <w:rFonts w:ascii="Times New Roman" w:hAnsi="Times New Roman" w:cs="Times New Roman"/>
        </w:rPr>
        <w:t xml:space="preserve"> remarqu</w:t>
      </w:r>
      <w:r>
        <w:rPr>
          <w:rFonts w:ascii="Times New Roman" w:hAnsi="Times New Roman" w:cs="Times New Roman"/>
        </w:rPr>
        <w:t>e</w:t>
      </w:r>
      <w:r w:rsidRPr="00B35CA3">
        <w:rPr>
          <w:rFonts w:ascii="Times New Roman" w:hAnsi="Times New Roman" w:cs="Times New Roman"/>
        </w:rPr>
        <w:t xml:space="preserve"> un petit problème au niveau de l’affichage des publications sur le site.</w:t>
      </w:r>
    </w:p>
    <w:p w14:paraId="67370B83" w14:textId="479CE256" w:rsidR="00B35CA3" w:rsidRPr="00B35CA3" w:rsidRDefault="00B35CA3" w:rsidP="00B35CA3">
      <w:pPr>
        <w:rPr>
          <w:rFonts w:ascii="Times New Roman" w:hAnsi="Times New Roman" w:cs="Times New Roman"/>
        </w:rPr>
      </w:pPr>
      <w:r w:rsidRPr="00B35CA3">
        <w:rPr>
          <w:rFonts w:ascii="Times New Roman" w:hAnsi="Times New Roman" w:cs="Times New Roman"/>
        </w:rPr>
        <w:t xml:space="preserve">L’image de couverture prend beaucoup de place et </w:t>
      </w:r>
      <w:r>
        <w:rPr>
          <w:rFonts w:ascii="Times New Roman" w:hAnsi="Times New Roman" w:cs="Times New Roman"/>
        </w:rPr>
        <w:t>est</w:t>
      </w:r>
      <w:r w:rsidRPr="00B35CA3">
        <w:rPr>
          <w:rFonts w:ascii="Times New Roman" w:hAnsi="Times New Roman" w:cs="Times New Roman"/>
        </w:rPr>
        <w:t xml:space="preserve"> coupée, tandis que le cadre du texte est également très grand par rapport au contenu qu’il contient</w:t>
      </w:r>
      <w:r>
        <w:rPr>
          <w:rFonts w:ascii="Times New Roman" w:hAnsi="Times New Roman" w:cs="Times New Roman"/>
        </w:rPr>
        <w:t xml:space="preserve"> (les espaces entre les lignes EN VERT me semblent aussi un peu trop) </w:t>
      </w:r>
    </w:p>
    <w:p w14:paraId="290B5F5B" w14:textId="35BAA8A1" w:rsidR="00B35CA3" w:rsidRPr="00B35CA3" w:rsidRDefault="00B35CA3" w:rsidP="00B35C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 on</w:t>
      </w:r>
      <w:r w:rsidRPr="00B35CA3">
        <w:rPr>
          <w:rFonts w:ascii="Times New Roman" w:hAnsi="Times New Roman" w:cs="Times New Roman"/>
        </w:rPr>
        <w:t xml:space="preserve"> peut revoir un peu cela pour que l’image de couverture s’affiche correctement et que le cadre du texte soit mieux proportionné au contenu ? L’idée est d’avoir une présentation plus équilibrée</w:t>
      </w:r>
      <w:r>
        <w:rPr>
          <w:rFonts w:ascii="Times New Roman" w:hAnsi="Times New Roman" w:cs="Times New Roman"/>
        </w:rPr>
        <w:t xml:space="preserve">. </w:t>
      </w:r>
    </w:p>
    <w:p w14:paraId="14B9BA18" w14:textId="195FB512" w:rsidR="00787A9D" w:rsidRPr="009F4E18" w:rsidRDefault="00787A9D" w:rsidP="001011F2">
      <w:pPr>
        <w:rPr>
          <w:rFonts w:ascii="Times New Roman" w:hAnsi="Times New Roman" w:cs="Times New Roman"/>
        </w:rPr>
      </w:pPr>
    </w:p>
    <w:sectPr w:rsidR="00787A9D" w:rsidRPr="009F4E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3" w:author="Mahamadou Aroubi" w:date="2026-10-25T19:25:00Z" w:initials="MA">
    <w:p w14:paraId="633DAF12" w14:textId="3FF62533" w:rsidR="007F08E3" w:rsidRDefault="007F08E3">
      <w:pPr>
        <w:pStyle w:val="Commentaire"/>
      </w:pPr>
      <w:r>
        <w:rPr>
          <w:rStyle w:val="Marquedecommentaire"/>
        </w:rPr>
        <w:annotationRef/>
      </w:r>
      <w:r>
        <w:t>Je te propose qu’on laisse la personne elle-même parler ici sans l’influencer avec des propositions.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33DAF1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C51884A" w16cex:dateUtc="2026-10-25T1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33DAF12" w16cid:durableId="5C51884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96D62"/>
    <w:multiLevelType w:val="multilevel"/>
    <w:tmpl w:val="1B44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B0273"/>
    <w:multiLevelType w:val="multilevel"/>
    <w:tmpl w:val="2A6C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775C8"/>
    <w:multiLevelType w:val="multilevel"/>
    <w:tmpl w:val="B96E3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2890513">
    <w:abstractNumId w:val="0"/>
  </w:num>
  <w:num w:numId="2" w16cid:durableId="2067559016">
    <w:abstractNumId w:val="2"/>
  </w:num>
  <w:num w:numId="3" w16cid:durableId="126557148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hamadou Aroubi">
    <w15:presenceInfo w15:providerId="Windows Live" w15:userId="af74dae5ecef41b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E18"/>
    <w:rsid w:val="001011F2"/>
    <w:rsid w:val="006349CE"/>
    <w:rsid w:val="00787A9D"/>
    <w:rsid w:val="007F08E3"/>
    <w:rsid w:val="009F4E18"/>
    <w:rsid w:val="00B35CA3"/>
    <w:rsid w:val="00C40511"/>
    <w:rsid w:val="00C417D1"/>
    <w:rsid w:val="00D34E66"/>
    <w:rsid w:val="00E64981"/>
    <w:rsid w:val="00FD2098"/>
    <w:rsid w:val="00FF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7493B"/>
  <w15:chartTrackingRefBased/>
  <w15:docId w15:val="{894C6C2F-D456-4F14-86F5-3D6BE78E3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vision">
    <w:name w:val="Revision"/>
    <w:hidden/>
    <w:uiPriority w:val="99"/>
    <w:semiHidden/>
    <w:rsid w:val="007F08E3"/>
    <w:pPr>
      <w:spacing w:after="0" w:line="240" w:lineRule="auto"/>
    </w:pPr>
  </w:style>
  <w:style w:type="character" w:styleId="Marquedecommentaire">
    <w:name w:val="annotation reference"/>
    <w:basedOn w:val="Policepardfaut"/>
    <w:uiPriority w:val="99"/>
    <w:semiHidden/>
    <w:unhideWhenUsed/>
    <w:rsid w:val="007F08E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F08E3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F08E3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F08E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F08E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6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2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399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Gabriel Kamate</dc:creator>
  <cp:keywords/>
  <dc:description/>
  <cp:lastModifiedBy>Mahamadou Aroubi</cp:lastModifiedBy>
  <cp:revision>2</cp:revision>
  <dcterms:created xsi:type="dcterms:W3CDTF">2026-10-25T19:37:00Z</dcterms:created>
  <dcterms:modified xsi:type="dcterms:W3CDTF">2026-10-25T19:37:00Z</dcterms:modified>
</cp:coreProperties>
</file>